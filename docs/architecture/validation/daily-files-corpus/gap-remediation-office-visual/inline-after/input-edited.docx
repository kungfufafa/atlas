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ins w:id="4" w:author="Synthetic reviewer" w:date="2026-09-06T00:00:00Z">
        <w:del w:id="5" w:author="Atlas" w:date="2026-09-06T06:50:40.893Z">
          <w:r>
            <w:rPr>
              <w:b/>
            </w:rPr>
            <w:delText xml:space="preserve">Inserted draft</w:delText>
          </w:r>
        </w:del>
        <w:ins w:id="6" w:author="Atlas" w:date="2026-09-06T06:50:40.893Z">
          <w:r>
            <w:rPr>
              <w:b/>
            </w:rPr>
            <w:t xml:space="preserve">Inserted approved</w:t>
          </w:r>
        </w:ins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